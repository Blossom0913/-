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47E0" w:rsidRDefault="003D6214">
      <w:pPr>
        <w:jc w:val="center"/>
        <w:rPr>
          <w:rFonts w:eastAsia="楷体_GB2312"/>
          <w:b/>
          <w:sz w:val="44"/>
          <w:szCs w:val="44"/>
        </w:rPr>
      </w:pPr>
      <w:r>
        <w:rPr>
          <w:rFonts w:eastAsia="楷体_GB2312"/>
          <w:b/>
          <w:sz w:val="44"/>
          <w:szCs w:val="44"/>
        </w:rPr>
        <w:t>暨南大学本科实验报告专用纸</w:t>
      </w:r>
    </w:p>
    <w:p w:rsidR="000247E0" w:rsidRDefault="003D6214">
      <w:pPr>
        <w:spacing w:line="420" w:lineRule="exact"/>
        <w:rPr>
          <w:rFonts w:eastAsia="楷体_GB2312"/>
          <w:sz w:val="28"/>
          <w:szCs w:val="28"/>
        </w:rPr>
      </w:pPr>
      <w:r>
        <w:rPr>
          <w:rFonts w:eastAsia="楷体_GB2312"/>
          <w:sz w:val="28"/>
          <w:szCs w:val="28"/>
        </w:rPr>
        <w:t>课程名称</w:t>
      </w:r>
      <w:r>
        <w:rPr>
          <w:rFonts w:eastAsia="楷体_GB2312"/>
          <w:sz w:val="28"/>
          <w:szCs w:val="28"/>
          <w:u w:val="single"/>
        </w:rPr>
        <w:t xml:space="preserve">            </w:t>
      </w:r>
      <w:r>
        <w:rPr>
          <w:rFonts w:eastAsia="楷体_GB2312" w:hint="eastAsia"/>
          <w:sz w:val="28"/>
          <w:szCs w:val="28"/>
          <w:u w:val="single"/>
        </w:rPr>
        <w:t>数字图像处理实验</w:t>
      </w:r>
      <w:r>
        <w:rPr>
          <w:rFonts w:eastAsia="楷体_GB2312"/>
          <w:sz w:val="28"/>
          <w:szCs w:val="28"/>
          <w:u w:val="single"/>
        </w:rPr>
        <w:t xml:space="preserve">            </w:t>
      </w:r>
      <w:r>
        <w:rPr>
          <w:rFonts w:eastAsia="楷体_GB2312"/>
          <w:sz w:val="28"/>
          <w:szCs w:val="28"/>
        </w:rPr>
        <w:t>成绩评定</w:t>
      </w:r>
      <w:r>
        <w:rPr>
          <w:rFonts w:eastAsia="楷体_GB2312"/>
          <w:sz w:val="28"/>
          <w:szCs w:val="28"/>
          <w:u w:val="single"/>
        </w:rPr>
        <w:t xml:space="preserve">            </w:t>
      </w:r>
    </w:p>
    <w:p w:rsidR="000247E0" w:rsidRDefault="003D6214">
      <w:pPr>
        <w:spacing w:line="420" w:lineRule="exact"/>
        <w:rPr>
          <w:rFonts w:eastAsia="楷体_GB2312"/>
          <w:sz w:val="28"/>
          <w:szCs w:val="28"/>
        </w:rPr>
      </w:pPr>
      <w:r>
        <w:rPr>
          <w:rFonts w:eastAsia="楷体_GB2312"/>
          <w:sz w:val="28"/>
          <w:szCs w:val="28"/>
        </w:rPr>
        <w:t>实验项目名称</w:t>
      </w:r>
      <w:r>
        <w:rPr>
          <w:rFonts w:eastAsia="楷体_GB2312"/>
          <w:sz w:val="28"/>
          <w:szCs w:val="28"/>
          <w:u w:val="single"/>
        </w:rPr>
        <w:t xml:space="preserve">        </w:t>
      </w:r>
      <w:r>
        <w:rPr>
          <w:rFonts w:eastAsia="楷体_GB2312" w:hint="eastAsia"/>
          <w:sz w:val="28"/>
          <w:szCs w:val="28"/>
          <w:u w:val="single"/>
        </w:rPr>
        <w:t>图像的灰度变换</w:t>
      </w:r>
      <w:r>
        <w:rPr>
          <w:rFonts w:eastAsia="楷体_GB2312"/>
          <w:sz w:val="28"/>
          <w:szCs w:val="28"/>
          <w:u w:val="single"/>
        </w:rPr>
        <w:t xml:space="preserve">      </w:t>
      </w:r>
      <w:r>
        <w:rPr>
          <w:rFonts w:eastAsia="楷体_GB2312"/>
          <w:sz w:val="28"/>
          <w:szCs w:val="28"/>
        </w:rPr>
        <w:t>指导教师</w:t>
      </w:r>
      <w:r>
        <w:rPr>
          <w:rFonts w:eastAsia="楷体_GB2312"/>
          <w:sz w:val="28"/>
          <w:szCs w:val="28"/>
          <w:u w:val="single"/>
        </w:rPr>
        <w:t xml:space="preserve">    </w:t>
      </w:r>
      <w:r>
        <w:rPr>
          <w:rFonts w:eastAsia="楷体_GB2312" w:hint="eastAsia"/>
          <w:sz w:val="28"/>
          <w:szCs w:val="28"/>
          <w:u w:val="single"/>
        </w:rPr>
        <w:t>刘晓翔</w:t>
      </w:r>
      <w:r>
        <w:rPr>
          <w:rFonts w:eastAsia="楷体_GB2312"/>
          <w:sz w:val="28"/>
          <w:szCs w:val="28"/>
          <w:u w:val="single"/>
        </w:rPr>
        <w:t xml:space="preserve">         </w:t>
      </w:r>
    </w:p>
    <w:p w:rsidR="000247E0" w:rsidRDefault="003D6214">
      <w:pPr>
        <w:spacing w:line="420" w:lineRule="exact"/>
        <w:rPr>
          <w:rFonts w:eastAsia="楷体_GB2312"/>
          <w:sz w:val="28"/>
          <w:szCs w:val="28"/>
          <w:u w:val="single"/>
        </w:rPr>
      </w:pPr>
      <w:r>
        <w:rPr>
          <w:rFonts w:eastAsia="楷体_GB2312"/>
          <w:sz w:val="28"/>
          <w:szCs w:val="28"/>
        </w:rPr>
        <w:t>实验项目编号</w:t>
      </w:r>
      <w:r>
        <w:rPr>
          <w:rFonts w:eastAsia="楷体_GB2312"/>
          <w:sz w:val="28"/>
          <w:szCs w:val="28"/>
          <w:u w:val="single"/>
        </w:rPr>
        <w:t xml:space="preserve">   </w:t>
      </w:r>
      <w:r>
        <w:rPr>
          <w:rFonts w:eastAsia="楷体_GB2312" w:hint="eastAsia"/>
          <w:sz w:val="28"/>
          <w:szCs w:val="28"/>
          <w:u w:val="single"/>
        </w:rPr>
        <w:t>08060275</w:t>
      </w:r>
      <w:r>
        <w:rPr>
          <w:rFonts w:eastAsia="楷体_GB2312"/>
          <w:sz w:val="28"/>
          <w:szCs w:val="28"/>
          <w:u w:val="single"/>
        </w:rPr>
        <w:t xml:space="preserve">     </w:t>
      </w:r>
      <w:r>
        <w:rPr>
          <w:rFonts w:eastAsia="楷体_GB2312"/>
          <w:sz w:val="28"/>
          <w:szCs w:val="28"/>
        </w:rPr>
        <w:t>实验项目类型</w:t>
      </w:r>
      <w:r>
        <w:rPr>
          <w:rFonts w:eastAsia="楷体_GB2312"/>
          <w:sz w:val="28"/>
          <w:szCs w:val="28"/>
          <w:u w:val="single"/>
        </w:rPr>
        <w:t xml:space="preserve">    </w:t>
      </w:r>
      <w:r>
        <w:rPr>
          <w:rFonts w:eastAsia="楷体_GB2312"/>
          <w:sz w:val="28"/>
          <w:szCs w:val="28"/>
        </w:rPr>
        <w:t>实验地点</w:t>
      </w:r>
      <w:r>
        <w:rPr>
          <w:rFonts w:eastAsia="楷体_GB2312"/>
          <w:sz w:val="28"/>
          <w:szCs w:val="28"/>
          <w:u w:val="single"/>
        </w:rPr>
        <w:t xml:space="preserve">           </w:t>
      </w:r>
    </w:p>
    <w:p w:rsidR="000247E0" w:rsidRDefault="003D6214">
      <w:pPr>
        <w:spacing w:line="420" w:lineRule="exact"/>
        <w:rPr>
          <w:rFonts w:eastAsia="楷体_GB2312"/>
          <w:sz w:val="28"/>
          <w:szCs w:val="28"/>
          <w:u w:val="single"/>
        </w:rPr>
      </w:pPr>
      <w:r>
        <w:rPr>
          <w:rFonts w:eastAsia="楷体_GB2312"/>
          <w:sz w:val="28"/>
          <w:szCs w:val="28"/>
        </w:rPr>
        <w:t>学生姓名</w:t>
      </w:r>
      <w:r>
        <w:rPr>
          <w:rFonts w:eastAsia="楷体_GB2312"/>
          <w:sz w:val="28"/>
          <w:szCs w:val="28"/>
          <w:u w:val="single"/>
        </w:rPr>
        <w:t xml:space="preserve">      </w:t>
      </w:r>
      <w:r>
        <w:rPr>
          <w:rFonts w:eastAsia="楷体_GB2312" w:hint="eastAsia"/>
          <w:sz w:val="28"/>
          <w:szCs w:val="28"/>
          <w:u w:val="single"/>
        </w:rPr>
        <w:t>陈旭天</w:t>
      </w:r>
      <w:r>
        <w:rPr>
          <w:rFonts w:eastAsia="楷体_GB2312"/>
          <w:sz w:val="28"/>
          <w:szCs w:val="28"/>
          <w:u w:val="single"/>
        </w:rPr>
        <w:t xml:space="preserve">         </w:t>
      </w:r>
      <w:r>
        <w:rPr>
          <w:rFonts w:eastAsia="楷体_GB2312"/>
          <w:sz w:val="28"/>
          <w:szCs w:val="28"/>
        </w:rPr>
        <w:t>学号</w:t>
      </w:r>
      <w:r>
        <w:rPr>
          <w:rFonts w:eastAsia="楷体_GB2312"/>
          <w:sz w:val="28"/>
          <w:szCs w:val="28"/>
          <w:u w:val="single"/>
        </w:rPr>
        <w:t xml:space="preserve">        </w:t>
      </w:r>
      <w:r>
        <w:rPr>
          <w:rFonts w:eastAsia="楷体_GB2312" w:hint="eastAsia"/>
          <w:sz w:val="28"/>
          <w:szCs w:val="28"/>
          <w:u w:val="single"/>
        </w:rPr>
        <w:t>2021100733</w:t>
      </w:r>
      <w:r>
        <w:rPr>
          <w:rFonts w:eastAsia="楷体_GB2312"/>
          <w:sz w:val="28"/>
          <w:szCs w:val="28"/>
          <w:u w:val="single"/>
        </w:rPr>
        <w:t xml:space="preserve">                         </w:t>
      </w:r>
    </w:p>
    <w:p w:rsidR="000247E0" w:rsidRDefault="003D6214">
      <w:pPr>
        <w:numPr>
          <w:ins w:id="0" w:author="MC SYSTEM" w:date="2006-06-11T14:06:00Z"/>
        </w:numPr>
        <w:spacing w:line="420" w:lineRule="exact"/>
        <w:rPr>
          <w:rFonts w:eastAsia="楷体_GB2312"/>
          <w:sz w:val="28"/>
          <w:szCs w:val="28"/>
          <w:u w:val="single"/>
        </w:rPr>
      </w:pPr>
      <w:r>
        <w:rPr>
          <w:rFonts w:eastAsia="楷体_GB2312"/>
          <w:sz w:val="28"/>
          <w:szCs w:val="28"/>
        </w:rPr>
        <w:t>学院</w:t>
      </w:r>
      <w:r>
        <w:rPr>
          <w:rFonts w:eastAsia="楷体_GB2312"/>
          <w:sz w:val="28"/>
          <w:szCs w:val="28"/>
          <w:u w:val="single"/>
        </w:rPr>
        <w:t xml:space="preserve">      </w:t>
      </w:r>
      <w:r>
        <w:rPr>
          <w:rFonts w:eastAsia="楷体_GB2312" w:hint="eastAsia"/>
          <w:sz w:val="28"/>
          <w:szCs w:val="28"/>
          <w:u w:val="single"/>
        </w:rPr>
        <w:t>智能科学与工程学院</w:t>
      </w:r>
      <w:r>
        <w:rPr>
          <w:rFonts w:eastAsia="楷体_GB2312"/>
          <w:sz w:val="28"/>
          <w:szCs w:val="28"/>
          <w:u w:val="single"/>
        </w:rPr>
        <w:t xml:space="preserve">       </w:t>
      </w:r>
      <w:r>
        <w:rPr>
          <w:rFonts w:eastAsia="楷体_GB2312"/>
          <w:sz w:val="28"/>
          <w:szCs w:val="28"/>
        </w:rPr>
        <w:t>系</w:t>
      </w:r>
      <w:r>
        <w:rPr>
          <w:rFonts w:eastAsia="楷体_GB2312"/>
          <w:sz w:val="28"/>
          <w:szCs w:val="28"/>
          <w:u w:val="single"/>
        </w:rPr>
        <w:t xml:space="preserve">    </w:t>
      </w:r>
      <w:r>
        <w:rPr>
          <w:rFonts w:eastAsia="楷体_GB2312" w:hint="eastAsia"/>
          <w:sz w:val="28"/>
          <w:szCs w:val="28"/>
          <w:u w:val="single"/>
        </w:rPr>
        <w:t>人工智能</w:t>
      </w:r>
      <w:r>
        <w:rPr>
          <w:rFonts w:eastAsia="楷体_GB2312"/>
          <w:sz w:val="28"/>
          <w:szCs w:val="28"/>
          <w:u w:val="single"/>
        </w:rPr>
        <w:t xml:space="preserve">    </w:t>
      </w:r>
      <w:r>
        <w:rPr>
          <w:rFonts w:eastAsia="楷体_GB2312"/>
          <w:sz w:val="28"/>
          <w:szCs w:val="28"/>
        </w:rPr>
        <w:t>专业</w:t>
      </w:r>
      <w:r>
        <w:rPr>
          <w:rFonts w:eastAsia="楷体_GB2312"/>
          <w:sz w:val="28"/>
          <w:szCs w:val="28"/>
          <w:u w:val="single"/>
        </w:rPr>
        <w:t xml:space="preserve">                    </w:t>
      </w:r>
      <w:r>
        <w:rPr>
          <w:rFonts w:eastAsia="楷体_GB2312"/>
          <w:sz w:val="28"/>
          <w:szCs w:val="28"/>
        </w:rPr>
        <w:t xml:space="preserve">  </w:t>
      </w:r>
    </w:p>
    <w:p w:rsidR="000247E0" w:rsidRDefault="003D6214">
      <w:pPr>
        <w:spacing w:line="420" w:lineRule="exact"/>
        <w:rPr>
          <w:rFonts w:eastAsia="楷体_GB2312"/>
          <w:sz w:val="28"/>
          <w:szCs w:val="28"/>
        </w:rPr>
      </w:pPr>
      <w:r>
        <w:rPr>
          <w:rFonts w:eastAsia="楷体_GB2312"/>
          <w:sz w:val="28"/>
          <w:szCs w:val="28"/>
        </w:rPr>
        <w:t>实验时间</w:t>
      </w:r>
      <w:r>
        <w:rPr>
          <w:rFonts w:eastAsia="楷体_GB2312"/>
          <w:sz w:val="28"/>
          <w:szCs w:val="28"/>
          <w:u w:val="single"/>
        </w:rPr>
        <w:t xml:space="preserve">  </w:t>
      </w:r>
      <w:r>
        <w:rPr>
          <w:rFonts w:eastAsia="楷体_GB2312" w:hint="eastAsia"/>
          <w:sz w:val="28"/>
          <w:szCs w:val="28"/>
          <w:u w:val="single"/>
        </w:rPr>
        <w:t>2023</w:t>
      </w:r>
      <w:r>
        <w:rPr>
          <w:rFonts w:eastAsia="楷体_GB2312"/>
          <w:sz w:val="28"/>
          <w:szCs w:val="28"/>
          <w:u w:val="single"/>
        </w:rPr>
        <w:t xml:space="preserve">  </w:t>
      </w:r>
      <w:r>
        <w:rPr>
          <w:rFonts w:eastAsia="楷体_GB2312"/>
          <w:sz w:val="28"/>
          <w:szCs w:val="28"/>
        </w:rPr>
        <w:t>年</w:t>
      </w:r>
      <w:r>
        <w:rPr>
          <w:rFonts w:eastAsia="楷体_GB2312"/>
          <w:sz w:val="28"/>
          <w:szCs w:val="28"/>
          <w:u w:val="single"/>
        </w:rPr>
        <w:t xml:space="preserve"> </w:t>
      </w:r>
      <w:r>
        <w:rPr>
          <w:rFonts w:eastAsia="楷体_GB2312" w:hint="eastAsia"/>
          <w:sz w:val="28"/>
          <w:szCs w:val="28"/>
          <w:u w:val="single"/>
        </w:rPr>
        <w:t>10</w:t>
      </w:r>
      <w:r>
        <w:rPr>
          <w:rFonts w:eastAsia="楷体_GB2312"/>
          <w:sz w:val="28"/>
          <w:szCs w:val="28"/>
          <w:u w:val="single"/>
        </w:rPr>
        <w:t xml:space="preserve"> </w:t>
      </w:r>
      <w:r>
        <w:rPr>
          <w:rFonts w:eastAsia="楷体_GB2312"/>
          <w:sz w:val="28"/>
          <w:szCs w:val="28"/>
        </w:rPr>
        <w:t>月</w:t>
      </w:r>
      <w:r>
        <w:rPr>
          <w:rFonts w:eastAsia="楷体_GB2312"/>
          <w:sz w:val="28"/>
          <w:szCs w:val="28"/>
          <w:u w:val="single"/>
        </w:rPr>
        <w:t xml:space="preserve"> </w:t>
      </w:r>
      <w:r>
        <w:rPr>
          <w:rFonts w:eastAsia="楷体_GB2312" w:hint="eastAsia"/>
          <w:sz w:val="28"/>
          <w:szCs w:val="28"/>
          <w:u w:val="single"/>
        </w:rPr>
        <w:t>12</w:t>
      </w:r>
      <w:r>
        <w:rPr>
          <w:rFonts w:eastAsia="楷体_GB2312"/>
          <w:sz w:val="28"/>
          <w:szCs w:val="28"/>
          <w:u w:val="single"/>
        </w:rPr>
        <w:t xml:space="preserve"> </w:t>
      </w:r>
      <w:r>
        <w:rPr>
          <w:rFonts w:eastAsia="楷体_GB2312"/>
          <w:sz w:val="28"/>
          <w:szCs w:val="28"/>
        </w:rPr>
        <w:t>日</w:t>
      </w:r>
      <w:r>
        <w:rPr>
          <w:rFonts w:eastAsia="楷体_GB2312"/>
          <w:sz w:val="28"/>
          <w:szCs w:val="28"/>
        </w:rPr>
        <w:t xml:space="preserve"> </w:t>
      </w:r>
      <w:r>
        <w:rPr>
          <w:rFonts w:eastAsia="楷体_GB2312"/>
          <w:sz w:val="28"/>
          <w:szCs w:val="28"/>
          <w:u w:val="single"/>
        </w:rPr>
        <w:t xml:space="preserve">  </w:t>
      </w:r>
      <w:r>
        <w:rPr>
          <w:rFonts w:eastAsia="楷体_GB2312"/>
          <w:sz w:val="28"/>
          <w:szCs w:val="28"/>
        </w:rPr>
        <w:t>午～</w:t>
      </w:r>
      <w:r>
        <w:rPr>
          <w:rFonts w:eastAsia="楷体_GB2312"/>
          <w:sz w:val="28"/>
          <w:szCs w:val="28"/>
          <w:u w:val="single"/>
        </w:rPr>
        <w:t xml:space="preserve">  </w:t>
      </w:r>
      <w:r>
        <w:rPr>
          <w:rFonts w:eastAsia="楷体_GB2312"/>
          <w:sz w:val="28"/>
          <w:szCs w:val="28"/>
        </w:rPr>
        <w:t>月</w:t>
      </w:r>
      <w:r>
        <w:rPr>
          <w:rFonts w:eastAsia="楷体_GB2312"/>
          <w:sz w:val="28"/>
          <w:szCs w:val="28"/>
          <w:u w:val="single"/>
        </w:rPr>
        <w:t xml:space="preserve">  </w:t>
      </w:r>
      <w:r>
        <w:rPr>
          <w:rFonts w:eastAsia="楷体_GB2312"/>
          <w:sz w:val="28"/>
          <w:szCs w:val="28"/>
        </w:rPr>
        <w:t>日</w:t>
      </w:r>
      <w:r>
        <w:rPr>
          <w:rFonts w:eastAsia="楷体_GB2312"/>
          <w:sz w:val="28"/>
          <w:szCs w:val="28"/>
        </w:rPr>
        <w:t xml:space="preserve"> </w:t>
      </w:r>
      <w:r>
        <w:rPr>
          <w:rFonts w:eastAsia="楷体_GB2312"/>
          <w:sz w:val="28"/>
          <w:szCs w:val="28"/>
          <w:u w:val="single"/>
        </w:rPr>
        <w:t xml:space="preserve">  </w:t>
      </w:r>
      <w:r>
        <w:rPr>
          <w:rFonts w:eastAsia="楷体_GB2312"/>
          <w:sz w:val="28"/>
          <w:szCs w:val="28"/>
        </w:rPr>
        <w:t>午</w:t>
      </w:r>
      <w:r>
        <w:rPr>
          <w:rFonts w:eastAsia="楷体_GB2312"/>
          <w:sz w:val="28"/>
          <w:szCs w:val="28"/>
        </w:rPr>
        <w:t xml:space="preserve"> </w:t>
      </w:r>
      <w:r>
        <w:rPr>
          <w:rFonts w:eastAsia="楷体_GB2312"/>
          <w:sz w:val="28"/>
          <w:szCs w:val="28"/>
        </w:rPr>
        <w:t>温度</w:t>
      </w:r>
      <w:r>
        <w:rPr>
          <w:rFonts w:eastAsia="楷体_GB2312"/>
          <w:sz w:val="28"/>
          <w:szCs w:val="28"/>
          <w:u w:val="single"/>
        </w:rPr>
        <w:t xml:space="preserve">  </w:t>
      </w:r>
      <w:r>
        <w:rPr>
          <w:rFonts w:eastAsia="楷体_GB2312"/>
          <w:sz w:val="28"/>
          <w:szCs w:val="28"/>
        </w:rPr>
        <w:t>℃</w:t>
      </w:r>
      <w:r>
        <w:rPr>
          <w:rFonts w:eastAsia="楷体_GB2312"/>
          <w:sz w:val="28"/>
          <w:szCs w:val="28"/>
        </w:rPr>
        <w:t>湿度</w:t>
      </w:r>
      <w:r>
        <w:rPr>
          <w:rFonts w:eastAsia="楷体_GB2312"/>
          <w:sz w:val="28"/>
          <w:szCs w:val="28"/>
          <w:u w:val="single"/>
        </w:rPr>
        <w:t xml:space="preserve">     </w:t>
      </w:r>
      <w:r>
        <w:rPr>
          <w:rFonts w:eastAsia="楷体_GB2312"/>
          <w:sz w:val="28"/>
          <w:szCs w:val="28"/>
        </w:rPr>
        <w:t xml:space="preserve"> </w:t>
      </w:r>
      <w:r>
        <w:rPr>
          <w:rFonts w:eastAsia="楷体_GB2312"/>
          <w:sz w:val="28"/>
          <w:szCs w:val="28"/>
          <w:u w:val="single"/>
        </w:rPr>
        <w:t xml:space="preserve">                         </w:t>
      </w:r>
      <w:r>
        <w:rPr>
          <w:rFonts w:eastAsia="楷体_GB2312"/>
          <w:sz w:val="28"/>
          <w:szCs w:val="28"/>
        </w:rPr>
        <w:t xml:space="preserve">       </w:t>
      </w:r>
      <w:r>
        <w:rPr>
          <w:rFonts w:eastAsia="楷体_GB2312"/>
          <w:sz w:val="28"/>
          <w:szCs w:val="28"/>
          <w:u w:val="single"/>
        </w:rPr>
        <w:t xml:space="preserve">              </w:t>
      </w:r>
      <w:r>
        <w:rPr>
          <w:rFonts w:eastAsia="楷体_GB2312"/>
          <w:sz w:val="28"/>
          <w:szCs w:val="28"/>
        </w:rPr>
        <w:t xml:space="preserve">      </w:t>
      </w:r>
      <w:r>
        <w:rPr>
          <w:rFonts w:eastAsia="楷体_GB2312"/>
          <w:sz w:val="28"/>
          <w:szCs w:val="28"/>
          <w:u w:val="single"/>
        </w:rPr>
        <w:t xml:space="preserve">         </w:t>
      </w:r>
    </w:p>
    <w:p w:rsidR="000247E0" w:rsidRDefault="003D6214">
      <w:pPr>
        <w:numPr>
          <w:ilvl w:val="0"/>
          <w:numId w:val="1"/>
        </w:numPr>
        <w:spacing w:line="360" w:lineRule="auto"/>
        <w:rPr>
          <w:b/>
          <w:sz w:val="28"/>
          <w:szCs w:val="28"/>
        </w:rPr>
      </w:pPr>
      <w:r>
        <w:rPr>
          <w:rFonts w:hint="eastAsia"/>
          <w:b/>
          <w:sz w:val="28"/>
          <w:szCs w:val="28"/>
        </w:rPr>
        <w:t>实验目的</w:t>
      </w:r>
    </w:p>
    <w:p w:rsidR="000247E0" w:rsidRDefault="003D6214">
      <w:pPr>
        <w:spacing w:line="360" w:lineRule="auto"/>
        <w:ind w:left="420"/>
        <w:rPr>
          <w:szCs w:val="21"/>
        </w:rPr>
      </w:pPr>
      <w:r>
        <w:rPr>
          <w:rFonts w:hint="eastAsia"/>
          <w:szCs w:val="21"/>
        </w:rPr>
        <w:t>参见具体的各个实验项目。</w:t>
      </w:r>
    </w:p>
    <w:p w:rsidR="00761963" w:rsidRPr="00761963" w:rsidRDefault="00761963">
      <w:pPr>
        <w:spacing w:line="360" w:lineRule="auto"/>
        <w:ind w:left="420"/>
        <w:rPr>
          <w:rFonts w:hint="eastAsia"/>
          <w:szCs w:val="21"/>
        </w:rPr>
      </w:pPr>
      <w:r w:rsidRPr="00761963">
        <w:rPr>
          <w:rFonts w:hint="eastAsia"/>
          <w:szCs w:val="21"/>
        </w:rPr>
        <w:t>①掌握灰度直方图的概念及其计算方法；②掌握线形点运算的概念及其计算方法；③掌握图像均衡化的计算过程。</w:t>
      </w:r>
    </w:p>
    <w:p w:rsidR="000247E0" w:rsidRDefault="003D6214">
      <w:pPr>
        <w:numPr>
          <w:ilvl w:val="0"/>
          <w:numId w:val="1"/>
        </w:numPr>
        <w:spacing w:line="360" w:lineRule="auto"/>
        <w:rPr>
          <w:b/>
          <w:sz w:val="28"/>
          <w:szCs w:val="28"/>
        </w:rPr>
      </w:pPr>
      <w:r>
        <w:rPr>
          <w:rFonts w:hint="eastAsia"/>
          <w:b/>
          <w:sz w:val="28"/>
          <w:szCs w:val="28"/>
        </w:rPr>
        <w:t>实验内容和要求</w:t>
      </w:r>
    </w:p>
    <w:p w:rsidR="000247E0" w:rsidRDefault="003D6214">
      <w:pPr>
        <w:spacing w:line="360" w:lineRule="auto"/>
        <w:ind w:left="420"/>
        <w:rPr>
          <w:szCs w:val="21"/>
        </w:rPr>
      </w:pPr>
      <w:r>
        <w:rPr>
          <w:rFonts w:hint="eastAsia"/>
          <w:szCs w:val="21"/>
        </w:rPr>
        <w:t>参见具体的各个实验项目。</w:t>
      </w:r>
    </w:p>
    <w:p w:rsidR="00761963" w:rsidRDefault="00761963">
      <w:pPr>
        <w:spacing w:line="360" w:lineRule="auto"/>
        <w:ind w:left="420"/>
        <w:rPr>
          <w:rFonts w:hint="eastAsia"/>
          <w:szCs w:val="21"/>
        </w:rPr>
      </w:pPr>
      <w:r w:rsidRPr="00761963">
        <w:rPr>
          <w:rFonts w:hint="eastAsia"/>
          <w:szCs w:val="21"/>
        </w:rPr>
        <w:t>利用</w:t>
      </w:r>
      <w:r w:rsidRPr="00761963">
        <w:rPr>
          <w:rFonts w:hint="eastAsia"/>
          <w:szCs w:val="21"/>
        </w:rPr>
        <w:t>Visual C++6.0</w:t>
      </w:r>
      <w:r w:rsidRPr="00761963">
        <w:rPr>
          <w:rFonts w:hint="eastAsia"/>
          <w:szCs w:val="21"/>
        </w:rPr>
        <w:t>软件开发工具编写程序，实现</w:t>
      </w:r>
      <w:r w:rsidRPr="00761963">
        <w:rPr>
          <w:rFonts w:hint="eastAsia"/>
          <w:szCs w:val="21"/>
        </w:rPr>
        <w:t>256</w:t>
      </w:r>
      <w:r w:rsidRPr="00761963">
        <w:rPr>
          <w:rFonts w:hint="eastAsia"/>
          <w:szCs w:val="21"/>
        </w:rPr>
        <w:t>灰度图像的直方图显示、线形点运算及图像均衡变换，执行结果应正确（可选项：实现</w:t>
      </w:r>
      <w:r w:rsidRPr="00761963">
        <w:rPr>
          <w:rFonts w:hint="eastAsia"/>
          <w:szCs w:val="21"/>
        </w:rPr>
        <w:t>24</w:t>
      </w:r>
      <w:r w:rsidRPr="00761963">
        <w:rPr>
          <w:rFonts w:hint="eastAsia"/>
          <w:szCs w:val="21"/>
        </w:rPr>
        <w:t>位真彩图像的直方图显示、线形点运算及图像均衡变换，执行结果应正确）。</w:t>
      </w:r>
      <w:bookmarkStart w:id="1" w:name="_GoBack"/>
      <w:bookmarkEnd w:id="1"/>
    </w:p>
    <w:p w:rsidR="000247E0" w:rsidRDefault="003D6214">
      <w:pPr>
        <w:numPr>
          <w:ilvl w:val="0"/>
          <w:numId w:val="1"/>
        </w:numPr>
        <w:spacing w:line="360" w:lineRule="auto"/>
        <w:rPr>
          <w:b/>
          <w:sz w:val="28"/>
          <w:szCs w:val="28"/>
        </w:rPr>
      </w:pPr>
      <w:r>
        <w:rPr>
          <w:rFonts w:hint="eastAsia"/>
          <w:b/>
          <w:sz w:val="28"/>
          <w:szCs w:val="28"/>
        </w:rPr>
        <w:t>主要仪器设备</w:t>
      </w:r>
    </w:p>
    <w:p w:rsidR="000247E0" w:rsidRDefault="003D6214">
      <w:pPr>
        <w:spacing w:line="360" w:lineRule="auto"/>
        <w:ind w:firstLine="420"/>
        <w:rPr>
          <w:szCs w:val="21"/>
        </w:rPr>
      </w:pPr>
      <w:r>
        <w:rPr>
          <w:rFonts w:hint="eastAsia"/>
          <w:b/>
          <w:szCs w:val="21"/>
        </w:rPr>
        <w:t>仪器：</w:t>
      </w:r>
      <w:r>
        <w:rPr>
          <w:rFonts w:hint="eastAsia"/>
          <w:szCs w:val="21"/>
        </w:rPr>
        <w:t>计算机</w:t>
      </w:r>
    </w:p>
    <w:p w:rsidR="000247E0" w:rsidRDefault="003D6214">
      <w:pPr>
        <w:spacing w:line="360" w:lineRule="auto"/>
        <w:ind w:firstLine="420"/>
        <w:rPr>
          <w:szCs w:val="21"/>
        </w:rPr>
      </w:pPr>
      <w:r>
        <w:rPr>
          <w:rFonts w:hint="eastAsia"/>
          <w:b/>
          <w:szCs w:val="21"/>
        </w:rPr>
        <w:t>实验环境：</w:t>
      </w:r>
      <w:r>
        <w:rPr>
          <w:rFonts w:hint="eastAsia"/>
          <w:szCs w:val="21"/>
        </w:rPr>
        <w:t xml:space="preserve"> Windows XP + Visual C++6.0</w:t>
      </w:r>
    </w:p>
    <w:p w:rsidR="000247E0" w:rsidRDefault="003D6214">
      <w:pPr>
        <w:numPr>
          <w:ilvl w:val="0"/>
          <w:numId w:val="1"/>
        </w:numPr>
        <w:spacing w:line="360" w:lineRule="auto"/>
        <w:rPr>
          <w:b/>
          <w:sz w:val="28"/>
          <w:szCs w:val="28"/>
        </w:rPr>
      </w:pPr>
      <w:r>
        <w:rPr>
          <w:rFonts w:hint="eastAsia"/>
          <w:b/>
          <w:sz w:val="28"/>
          <w:szCs w:val="28"/>
        </w:rPr>
        <w:t>实验原理</w:t>
      </w:r>
    </w:p>
    <w:p w:rsidR="000247E0" w:rsidRDefault="003D6214">
      <w:pPr>
        <w:spacing w:line="360" w:lineRule="auto"/>
        <w:ind w:firstLine="420"/>
        <w:rPr>
          <w:szCs w:val="21"/>
        </w:rPr>
      </w:pPr>
      <w:proofErr w:type="gramStart"/>
      <w:r>
        <w:rPr>
          <w:rFonts w:hint="eastAsia"/>
          <w:szCs w:val="21"/>
        </w:rPr>
        <w:t>画程序</w:t>
      </w:r>
      <w:proofErr w:type="gramEnd"/>
      <w:r>
        <w:rPr>
          <w:rFonts w:hint="eastAsia"/>
          <w:szCs w:val="21"/>
        </w:rPr>
        <w:t>的流程图或</w:t>
      </w:r>
      <w:r>
        <w:rPr>
          <w:rFonts w:hint="eastAsia"/>
          <w:szCs w:val="21"/>
        </w:rPr>
        <w:t>N-S</w:t>
      </w:r>
      <w:r>
        <w:rPr>
          <w:rFonts w:hint="eastAsia"/>
          <w:szCs w:val="21"/>
        </w:rPr>
        <w:t>图。</w:t>
      </w:r>
    </w:p>
    <w:p w:rsidR="000247E0" w:rsidRDefault="003D6214">
      <w:pPr>
        <w:spacing w:line="360" w:lineRule="auto"/>
        <w:rPr>
          <w:szCs w:val="21"/>
        </w:rPr>
      </w:pPr>
      <w:r>
        <w:rPr>
          <w:rFonts w:hint="eastAsia"/>
          <w:noProof/>
          <w:szCs w:val="21"/>
        </w:rPr>
        <w:lastRenderedPageBreak/>
        <w:drawing>
          <wp:inline distT="0" distB="0" distL="114300" distR="114300">
            <wp:extent cx="5273040" cy="5086985"/>
            <wp:effectExtent l="0" t="0" r="0" b="0"/>
            <wp:docPr id="1"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B019B1-382A-4266-B25C-5B523AA43C14-2" descr="wps"/>
                    <pic:cNvPicPr>
                      <a:picLocks noChangeAspect="1"/>
                    </pic:cNvPicPr>
                  </pic:nvPicPr>
                  <pic:blipFill>
                    <a:blip r:embed="rId6"/>
                    <a:stretch>
                      <a:fillRect/>
                    </a:stretch>
                  </pic:blipFill>
                  <pic:spPr>
                    <a:xfrm>
                      <a:off x="0" y="0"/>
                      <a:ext cx="5273040" cy="5086985"/>
                    </a:xfrm>
                    <a:prstGeom prst="rect">
                      <a:avLst/>
                    </a:prstGeom>
                    <a:noFill/>
                    <a:ln>
                      <a:noFill/>
                    </a:ln>
                  </pic:spPr>
                </pic:pic>
              </a:graphicData>
            </a:graphic>
          </wp:inline>
        </w:drawing>
      </w:r>
    </w:p>
    <w:p w:rsidR="000247E0" w:rsidRDefault="003D6214">
      <w:pPr>
        <w:numPr>
          <w:ilvl w:val="0"/>
          <w:numId w:val="1"/>
        </w:numPr>
        <w:spacing w:line="360" w:lineRule="auto"/>
        <w:rPr>
          <w:b/>
          <w:sz w:val="28"/>
          <w:szCs w:val="28"/>
        </w:rPr>
      </w:pPr>
      <w:r>
        <w:rPr>
          <w:rFonts w:hint="eastAsia"/>
          <w:b/>
          <w:sz w:val="28"/>
          <w:szCs w:val="28"/>
        </w:rPr>
        <w:t>源程序</w:t>
      </w:r>
    </w:p>
    <w:p w:rsidR="000247E0" w:rsidRDefault="003D6214">
      <w:pPr>
        <w:spacing w:line="360" w:lineRule="auto"/>
        <w:ind w:left="420"/>
        <w:rPr>
          <w:szCs w:val="21"/>
        </w:rPr>
      </w:pPr>
      <w:r>
        <w:rPr>
          <w:rFonts w:hint="eastAsia"/>
          <w:szCs w:val="21"/>
        </w:rPr>
        <w:t>写出程序的源程序。</w:t>
      </w:r>
    </w:p>
    <w:p w:rsidR="000247E0" w:rsidRDefault="003D6214">
      <w:pPr>
        <w:spacing w:line="360" w:lineRule="auto"/>
        <w:ind w:left="420"/>
        <w:rPr>
          <w:szCs w:val="21"/>
        </w:rPr>
      </w:pPr>
      <w:r>
        <w:rPr>
          <w:rFonts w:hint="eastAsia"/>
          <w:szCs w:val="21"/>
        </w:rPr>
        <w:t>我们在完成灰度变换的时候，首先要新建一个</w:t>
      </w:r>
      <w:proofErr w:type="spellStart"/>
      <w:r>
        <w:rPr>
          <w:rFonts w:hint="eastAsia"/>
          <w:szCs w:val="21"/>
        </w:rPr>
        <w:t>lpBitsInfo</w:t>
      </w:r>
      <w:proofErr w:type="spellEnd"/>
      <w:r>
        <w:rPr>
          <w:rFonts w:hint="eastAsia"/>
          <w:szCs w:val="21"/>
        </w:rPr>
        <w:t>，将原来指针的文件头和信息头的部分复制到我们的新指针中，然后我们知道真彩图像</w:t>
      </w:r>
      <w:r>
        <w:rPr>
          <w:rFonts w:hint="eastAsia"/>
          <w:szCs w:val="21"/>
        </w:rPr>
        <w:t>bmp</w:t>
      </w:r>
      <w:r>
        <w:rPr>
          <w:rFonts w:hint="eastAsia"/>
          <w:szCs w:val="21"/>
        </w:rPr>
        <w:t>是没有调色板的，所以我们这里要判断</w:t>
      </w:r>
      <w:r>
        <w:rPr>
          <w:rFonts w:hint="eastAsia"/>
          <w:szCs w:val="21"/>
        </w:rPr>
        <w:t>bmp</w:t>
      </w:r>
      <w:r>
        <w:rPr>
          <w:rFonts w:hint="eastAsia"/>
          <w:szCs w:val="21"/>
        </w:rPr>
        <w:t>文件的格式，并根据文件的不同格式去处理不同的灰度化操作。</w:t>
      </w:r>
    </w:p>
    <w:p w:rsidR="000247E0" w:rsidRDefault="000247E0">
      <w:pPr>
        <w:spacing w:line="360" w:lineRule="auto"/>
        <w:ind w:left="420"/>
        <w:rPr>
          <w:szCs w:val="21"/>
        </w:rPr>
      </w:pPr>
    </w:p>
    <w:p w:rsidR="000247E0" w:rsidRDefault="003D6214">
      <w:pPr>
        <w:spacing w:line="360" w:lineRule="auto"/>
        <w:ind w:left="420"/>
        <w:rPr>
          <w:szCs w:val="21"/>
        </w:rPr>
      </w:pPr>
      <w:r>
        <w:rPr>
          <w:rFonts w:hint="eastAsia"/>
          <w:szCs w:val="21"/>
        </w:rPr>
        <w:t>直方图是用来表示一个图像中各个像素点数量的图，我们在初始化图像的时候就可以对图像的每一个像素进行一次遍历，然后统计</w:t>
      </w:r>
      <w:r>
        <w:rPr>
          <w:rFonts w:hint="eastAsia"/>
          <w:szCs w:val="21"/>
        </w:rPr>
        <w:t>256</w:t>
      </w:r>
      <w:r>
        <w:rPr>
          <w:rFonts w:hint="eastAsia"/>
          <w:szCs w:val="21"/>
        </w:rPr>
        <w:t>个像素</w:t>
      </w:r>
      <w:proofErr w:type="gramStart"/>
      <w:r>
        <w:rPr>
          <w:rFonts w:hint="eastAsia"/>
          <w:szCs w:val="21"/>
        </w:rPr>
        <w:t>点每个</w:t>
      </w:r>
      <w:proofErr w:type="gramEnd"/>
      <w:r>
        <w:rPr>
          <w:rFonts w:hint="eastAsia"/>
          <w:szCs w:val="21"/>
        </w:rPr>
        <w:t>的数量，最后我们再用</w:t>
      </w:r>
      <w:proofErr w:type="spellStart"/>
      <w:r>
        <w:rPr>
          <w:rFonts w:hint="eastAsia"/>
          <w:szCs w:val="21"/>
        </w:rPr>
        <w:t>pDC</w:t>
      </w:r>
      <w:proofErr w:type="spellEnd"/>
      <w:r>
        <w:rPr>
          <w:rFonts w:hint="eastAsia"/>
          <w:szCs w:val="21"/>
        </w:rPr>
        <w:t>提供的画笔画出我们想要的柱形图，最后显示在一个模式对话框中，实现我们的效果</w:t>
      </w:r>
    </w:p>
    <w:p w:rsidR="003D6214" w:rsidRDefault="003D6214">
      <w:pPr>
        <w:spacing w:line="360" w:lineRule="auto"/>
        <w:ind w:left="420"/>
        <w:rPr>
          <w:szCs w:val="21"/>
        </w:rPr>
      </w:pPr>
    </w:p>
    <w:p w:rsidR="003D6214" w:rsidRDefault="003D6214">
      <w:pPr>
        <w:spacing w:line="360" w:lineRule="auto"/>
        <w:ind w:left="420"/>
        <w:rPr>
          <w:szCs w:val="21"/>
        </w:rPr>
      </w:pPr>
      <w:r>
        <w:rPr>
          <w:noProof/>
        </w:rPr>
        <w:lastRenderedPageBreak/>
        <w:drawing>
          <wp:inline distT="0" distB="0" distL="0" distR="0" wp14:anchorId="69930265" wp14:editId="5691E3CC">
            <wp:extent cx="5278755" cy="63455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8755" cy="6345555"/>
                    </a:xfrm>
                    <a:prstGeom prst="rect">
                      <a:avLst/>
                    </a:prstGeom>
                  </pic:spPr>
                </pic:pic>
              </a:graphicData>
            </a:graphic>
          </wp:inline>
        </w:drawing>
      </w:r>
    </w:p>
    <w:p w:rsidR="003D6214" w:rsidRDefault="003D6214">
      <w:pPr>
        <w:spacing w:line="360" w:lineRule="auto"/>
        <w:ind w:left="420"/>
        <w:rPr>
          <w:szCs w:val="21"/>
        </w:rPr>
      </w:pPr>
      <w:r>
        <w:rPr>
          <w:rFonts w:hint="eastAsia"/>
          <w:szCs w:val="21"/>
        </w:rPr>
        <w:t>这是将图像灰度</w:t>
      </w:r>
      <w:proofErr w:type="gramStart"/>
      <w:r>
        <w:rPr>
          <w:rFonts w:hint="eastAsia"/>
          <w:szCs w:val="21"/>
        </w:rPr>
        <w:t>化部分</w:t>
      </w:r>
      <w:proofErr w:type="gramEnd"/>
      <w:r>
        <w:rPr>
          <w:rFonts w:hint="eastAsia"/>
          <w:szCs w:val="21"/>
        </w:rPr>
        <w:t>代码</w:t>
      </w:r>
    </w:p>
    <w:p w:rsidR="003D6214" w:rsidRDefault="003D6214">
      <w:pPr>
        <w:spacing w:line="360" w:lineRule="auto"/>
        <w:ind w:left="420"/>
        <w:rPr>
          <w:szCs w:val="21"/>
        </w:rPr>
      </w:pPr>
    </w:p>
    <w:p w:rsidR="003D6214" w:rsidRDefault="003D6214">
      <w:pPr>
        <w:spacing w:line="360" w:lineRule="auto"/>
        <w:ind w:left="420"/>
        <w:rPr>
          <w:szCs w:val="21"/>
        </w:rPr>
      </w:pPr>
      <w:r>
        <w:rPr>
          <w:noProof/>
        </w:rPr>
        <w:lastRenderedPageBreak/>
        <w:drawing>
          <wp:inline distT="0" distB="0" distL="0" distR="0" wp14:anchorId="7465BF6F" wp14:editId="6F8BDEAC">
            <wp:extent cx="5278755" cy="2889885"/>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8755" cy="2889885"/>
                    </a:xfrm>
                    <a:prstGeom prst="rect">
                      <a:avLst/>
                    </a:prstGeom>
                  </pic:spPr>
                </pic:pic>
              </a:graphicData>
            </a:graphic>
          </wp:inline>
        </w:drawing>
      </w:r>
    </w:p>
    <w:p w:rsidR="003D6214" w:rsidRDefault="003D6214">
      <w:pPr>
        <w:spacing w:line="360" w:lineRule="auto"/>
        <w:ind w:left="420"/>
        <w:rPr>
          <w:szCs w:val="21"/>
        </w:rPr>
      </w:pPr>
      <w:r>
        <w:rPr>
          <w:rFonts w:hint="eastAsia"/>
          <w:szCs w:val="21"/>
        </w:rPr>
        <w:t>这是统计各像素点数量代码</w:t>
      </w:r>
    </w:p>
    <w:p w:rsidR="000247E0" w:rsidRDefault="003D6214">
      <w:pPr>
        <w:numPr>
          <w:ilvl w:val="0"/>
          <w:numId w:val="1"/>
        </w:numPr>
        <w:spacing w:line="360" w:lineRule="auto"/>
        <w:rPr>
          <w:b/>
          <w:sz w:val="28"/>
          <w:szCs w:val="28"/>
        </w:rPr>
      </w:pPr>
      <w:r>
        <w:rPr>
          <w:rFonts w:hint="eastAsia"/>
          <w:b/>
          <w:sz w:val="28"/>
          <w:szCs w:val="28"/>
        </w:rPr>
        <w:t>实验步骤与调试</w:t>
      </w:r>
    </w:p>
    <w:p w:rsidR="000247E0" w:rsidRDefault="003D6214">
      <w:pPr>
        <w:spacing w:line="360" w:lineRule="auto"/>
        <w:ind w:left="420"/>
        <w:rPr>
          <w:szCs w:val="21"/>
        </w:rPr>
      </w:pPr>
      <w:r>
        <w:rPr>
          <w:rFonts w:hint="eastAsia"/>
          <w:szCs w:val="21"/>
        </w:rPr>
        <w:t>主要是写出对源程序的语法错误以及逻辑错误的进行发现、修正以及调试的步骤。</w:t>
      </w:r>
    </w:p>
    <w:p w:rsidR="000247E0" w:rsidRDefault="003D6214">
      <w:pPr>
        <w:numPr>
          <w:ilvl w:val="0"/>
          <w:numId w:val="1"/>
        </w:numPr>
        <w:spacing w:line="360" w:lineRule="auto"/>
        <w:rPr>
          <w:b/>
          <w:sz w:val="28"/>
          <w:szCs w:val="28"/>
        </w:rPr>
      </w:pPr>
      <w:r>
        <w:rPr>
          <w:rFonts w:hint="eastAsia"/>
          <w:b/>
          <w:sz w:val="28"/>
          <w:szCs w:val="28"/>
        </w:rPr>
        <w:t>实验结果与分析</w:t>
      </w:r>
    </w:p>
    <w:p w:rsidR="000247E0" w:rsidRDefault="003D6214">
      <w:pPr>
        <w:ind w:left="420"/>
        <w:rPr>
          <w:szCs w:val="21"/>
        </w:rPr>
      </w:pPr>
      <w:r>
        <w:rPr>
          <w:rFonts w:hint="eastAsia"/>
          <w:szCs w:val="21"/>
        </w:rPr>
        <w:t>写出最终逻辑正确的程序在各种实验数据下的实验结果以及进行简单的结果分析。</w:t>
      </w:r>
    </w:p>
    <w:p w:rsidR="000247E0" w:rsidRDefault="000247E0">
      <w:pPr>
        <w:rPr>
          <w:b/>
          <w:sz w:val="28"/>
          <w:szCs w:val="28"/>
        </w:rPr>
        <w:sectPr w:rsidR="000247E0">
          <w:pgSz w:w="11907" w:h="16840"/>
          <w:pgMar w:top="1440" w:right="1797" w:bottom="1440" w:left="1797" w:header="851" w:footer="992" w:gutter="0"/>
          <w:cols w:space="720"/>
          <w:docGrid w:type="lines" w:linePitch="312"/>
        </w:sectPr>
      </w:pPr>
    </w:p>
    <w:p w:rsidR="000247E0" w:rsidRDefault="003D6214">
      <w:pPr>
        <w:jc w:val="center"/>
        <w:rPr>
          <w:rFonts w:eastAsia="楷体_GB2312"/>
          <w:sz w:val="32"/>
          <w:szCs w:val="32"/>
        </w:rPr>
      </w:pPr>
      <w:r>
        <w:rPr>
          <w:rFonts w:eastAsia="楷体_GB2312"/>
          <w:b/>
          <w:sz w:val="44"/>
          <w:szCs w:val="44"/>
        </w:rPr>
        <w:lastRenderedPageBreak/>
        <w:t>暨南大学本科实验报告专用纸</w:t>
      </w:r>
      <w:r>
        <w:rPr>
          <w:rFonts w:eastAsia="楷体_GB2312"/>
          <w:b/>
          <w:sz w:val="32"/>
          <w:szCs w:val="32"/>
        </w:rPr>
        <w:t>(</w:t>
      </w:r>
      <w:r>
        <w:rPr>
          <w:rFonts w:eastAsia="楷体_GB2312"/>
          <w:b/>
          <w:sz w:val="32"/>
          <w:szCs w:val="32"/>
        </w:rPr>
        <w:t>附页</w:t>
      </w:r>
      <w:r>
        <w:rPr>
          <w:rFonts w:eastAsia="楷体_GB2312"/>
          <w:b/>
          <w:sz w:val="32"/>
          <w:szCs w:val="32"/>
        </w:rPr>
        <w:t>)</w:t>
      </w:r>
    </w:p>
    <w:p w:rsidR="000247E0" w:rsidRDefault="003D6214">
      <w:pPr>
        <w:rPr>
          <w:rFonts w:eastAsia="楷体_GB2312"/>
          <w:szCs w:val="21"/>
          <w:u w:val="single"/>
        </w:rPr>
      </w:pPr>
      <w:r>
        <w:rPr>
          <w:rFonts w:eastAsia="楷体_GB2312"/>
          <w:sz w:val="32"/>
          <w:szCs w:val="32"/>
          <w:u w:val="single"/>
        </w:rPr>
        <w:t xml:space="preserve">                   </w:t>
      </w:r>
      <w:r>
        <w:rPr>
          <w:rFonts w:eastAsia="楷体_GB2312"/>
          <w:szCs w:val="21"/>
          <w:u w:val="single"/>
        </w:rPr>
        <w:t xml:space="preserve">                                                 </w:t>
      </w:r>
    </w:p>
    <w:p w:rsidR="003D6214" w:rsidRDefault="003D6214">
      <w:pPr>
        <w:rPr>
          <w:rFonts w:eastAsia="楷体_GB2312"/>
          <w:szCs w:val="21"/>
          <w:u w:val="single"/>
        </w:rPr>
      </w:pPr>
      <w:r>
        <w:rPr>
          <w:rFonts w:eastAsia="楷体_GB2312" w:hint="eastAsia"/>
          <w:szCs w:val="21"/>
          <w:u w:val="single"/>
        </w:rPr>
        <w:t>灰度化效果：</w:t>
      </w:r>
    </w:p>
    <w:p w:rsidR="000247E0" w:rsidRDefault="003D6214">
      <w:r>
        <w:rPr>
          <w:noProof/>
        </w:rPr>
        <w:drawing>
          <wp:inline distT="0" distB="0" distL="0" distR="0" wp14:anchorId="7D0A6DF9">
            <wp:extent cx="4932045" cy="5657850"/>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2045" cy="5657850"/>
                    </a:xfrm>
                    <a:prstGeom prst="rect">
                      <a:avLst/>
                    </a:prstGeom>
                    <a:noFill/>
                  </pic:spPr>
                </pic:pic>
              </a:graphicData>
            </a:graphic>
          </wp:inline>
        </w:drawing>
      </w:r>
    </w:p>
    <w:p w:rsidR="003D6214" w:rsidRDefault="003D6214"/>
    <w:p w:rsidR="003D6214" w:rsidRDefault="003D6214"/>
    <w:p w:rsidR="003D6214" w:rsidRDefault="003D6214">
      <w:r>
        <w:rPr>
          <w:rFonts w:hint="eastAsia"/>
        </w:rPr>
        <w:t>均衡化效果：</w:t>
      </w:r>
    </w:p>
    <w:p w:rsidR="003D6214" w:rsidRDefault="003D6214">
      <w:r>
        <w:rPr>
          <w:noProof/>
        </w:rPr>
        <w:lastRenderedPageBreak/>
        <w:drawing>
          <wp:inline distT="0" distB="0" distL="0" distR="0" wp14:anchorId="4C8AF2C5" wp14:editId="014E3615">
            <wp:extent cx="4991100" cy="56578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1100" cy="5657850"/>
                    </a:xfrm>
                    <a:prstGeom prst="rect">
                      <a:avLst/>
                    </a:prstGeom>
                  </pic:spPr>
                </pic:pic>
              </a:graphicData>
            </a:graphic>
          </wp:inline>
        </w:drawing>
      </w:r>
    </w:p>
    <w:p w:rsidR="003D6214" w:rsidRDefault="003D6214"/>
    <w:p w:rsidR="003D6214" w:rsidRDefault="003D6214">
      <w:r>
        <w:rPr>
          <w:rFonts w:hint="eastAsia"/>
        </w:rPr>
        <w:t>直方图效果：</w:t>
      </w:r>
    </w:p>
    <w:p w:rsidR="003D6214" w:rsidRDefault="003D6214">
      <w:r>
        <w:rPr>
          <w:noProof/>
        </w:rPr>
        <w:lastRenderedPageBreak/>
        <w:drawing>
          <wp:inline distT="0" distB="0" distL="0" distR="0" wp14:anchorId="695CBD35" wp14:editId="0429CD29">
            <wp:extent cx="5274310" cy="50507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050790"/>
                    </a:xfrm>
                    <a:prstGeom prst="rect">
                      <a:avLst/>
                    </a:prstGeom>
                  </pic:spPr>
                </pic:pic>
              </a:graphicData>
            </a:graphic>
          </wp:inline>
        </w:drawing>
      </w:r>
    </w:p>
    <w:sectPr w:rsidR="003D6214">
      <w:pgSz w:w="11906" w:h="16838"/>
      <w:pgMar w:top="1440" w:right="1800" w:bottom="1440" w:left="1800"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default"/>
    <w:sig w:usb0="00000001" w:usb1="080E0000" w:usb2="00000010" w:usb3="00000000" w:csb0="00040000"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CF56F8"/>
    <w:multiLevelType w:val="multilevel"/>
    <w:tmpl w:val="2FCF56F8"/>
    <w:lvl w:ilvl="0">
      <w:start w:val="1"/>
      <w:numFmt w:val="japaneseCounting"/>
      <w:lvlText w:val="（%1）"/>
      <w:lvlJc w:val="left"/>
      <w:pPr>
        <w:tabs>
          <w:tab w:val="left" w:pos="855"/>
        </w:tabs>
        <w:ind w:left="855" w:hanging="855"/>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C SYSTEM">
    <w15:presenceInfo w15:providerId="None" w15:userId="MC SYSTE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JjNzVhMTY0NWJhMjBjNDk1ZmRkNjJhZWEyMTRmNjQifQ=="/>
  </w:docVars>
  <w:rsids>
    <w:rsidRoot w:val="008D3626"/>
    <w:rsid w:val="000247E0"/>
    <w:rsid w:val="003D6214"/>
    <w:rsid w:val="005E5A71"/>
    <w:rsid w:val="00761963"/>
    <w:rsid w:val="007E0D12"/>
    <w:rsid w:val="008567A8"/>
    <w:rsid w:val="008D3626"/>
    <w:rsid w:val="00913CE9"/>
    <w:rsid w:val="009635F2"/>
    <w:rsid w:val="00A521A3"/>
    <w:rsid w:val="00B549F2"/>
    <w:rsid w:val="00BB59F9"/>
    <w:rsid w:val="00C723A9"/>
    <w:rsid w:val="00D4161B"/>
    <w:rsid w:val="00D86B1B"/>
    <w:rsid w:val="00F60F39"/>
    <w:rsid w:val="4B1B7E24"/>
    <w:rsid w:val="54544F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A3C4BC"/>
  <w15:docId w15:val="{CDB740F5-2677-4377-B39E-7CC607E56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Default Paragraph Font"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extobjs>
    <extobj name="ECB019B1-382A-4266-B25C-5B523AA43C14-2">
      <extobjdata type="ECB019B1-382A-4266-B25C-5B523AA43C14" data="ewoJIkZpbGVJZCIgOiAiMjY5NjM5MTcyNjcyIiwKCSJHcm91cElkIiA6ICI2ODYxOTk4OTUiLAoJIkltYWdlIiA6ICJpVkJPUncwS0dnb0FBQUFOU1VoRVVnQUFBbElBQUFJOUNBWUFBQUR4ZlpiOEFBQUFBWE5TUjBJQXJzNGM2UUFBSUFCSlJFRlVlSnpzM1hkMFZOWGFCdkJuVDhta0Y2UVRTSUFBSVFSU3FJcDBCRVRCRHltQ0NxajBpNHBVdllpWERvSWdXS2hpb1lsU0JTbUswa1JRYVFGQ1Fob2x0RkFDNldYcS92NElHUWtKRUE2Qmdabm50MWJXWlU2Yk43UGU2enc1WjU5OUFD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WVsbjhQOElMajdjVTVMc0VBQUFBQUVsRlRrU3VRbUNDIiwKCSJUaGVtZSIgOiAiIiwKCSJUeXBlIiA6ICJmbG93IiwKCSJWZXJzaW9uIiA6ICI3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7</Pages>
  <Words>173</Words>
  <Characters>990</Characters>
  <Application>Microsoft Office Word</Application>
  <DocSecurity>0</DocSecurity>
  <Lines>8</Lines>
  <Paragraphs>2</Paragraphs>
  <ScaleCrop>false</ScaleCrop>
  <Company>JNU</Company>
  <LinksUpToDate>false</LinksUpToDate>
  <CharactersWithSpaces>1161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暨南大学本科实验报告专用纸</dc:title>
  <dc:creator>刘欣</dc:creator>
  <cp:lastModifiedBy>Windows 用户</cp:lastModifiedBy>
  <cp:revision>9</cp:revision>
  <dcterms:created xsi:type="dcterms:W3CDTF">2007-04-05T12:06:00Z</dcterms:created>
  <dcterms:modified xsi:type="dcterms:W3CDTF">2023-12-20T02:39:00Z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6C02BFDCCB9E45C998C5FD0557CCBCE9_13</vt:lpwstr>
  </property>
</Properties>
</file>